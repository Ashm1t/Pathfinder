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1400" w14:textId="44232318" w:rsidR="006D0AFF" w:rsidRPr="00613D46" w:rsidRDefault="00613D46">
      <w:pPr>
        <w:rPr>
          <w:rFonts w:ascii="Arial" w:hAnsi="Arial" w:cs="Arial"/>
          <w:sz w:val="24"/>
          <w:szCs w:val="24"/>
          <w:lang w:val="en-US"/>
        </w:rPr>
      </w:pPr>
      <w:r w:rsidRPr="00613D46">
        <w:rPr>
          <w:rFonts w:ascii="Arial" w:hAnsi="Arial" w:cs="Arial"/>
          <w:sz w:val="24"/>
          <w:szCs w:val="24"/>
          <w:lang w:val="en-US"/>
        </w:rPr>
        <w:t xml:space="preserve">Statement of Mohd. </w:t>
      </w:r>
    </w:p>
    <w:p w14:paraId="6DE56B16" w14:textId="77777777" w:rsidR="00613D46" w:rsidRPr="00613D46" w:rsidRDefault="00613D46">
      <w:pPr>
        <w:rPr>
          <w:rFonts w:ascii="Arial" w:hAnsi="Arial" w:cs="Arial"/>
          <w:sz w:val="24"/>
          <w:szCs w:val="24"/>
          <w:lang w:val="en-US"/>
        </w:rPr>
      </w:pPr>
    </w:p>
    <w:p w14:paraId="55B91954" w14:textId="03DE56FE" w:rsidR="00613D46" w:rsidRDefault="00613D46">
      <w:pPr>
        <w:rPr>
          <w:rFonts w:ascii="Arial" w:hAnsi="Arial" w:cs="Arial"/>
          <w:sz w:val="24"/>
          <w:szCs w:val="24"/>
          <w:lang w:val="en-US"/>
        </w:rPr>
      </w:pPr>
      <w:r w:rsidRPr="00613D46">
        <w:rPr>
          <w:rFonts w:ascii="Arial" w:hAnsi="Arial" w:cs="Arial"/>
          <w:sz w:val="24"/>
          <w:szCs w:val="24"/>
          <w:lang w:val="en-US"/>
        </w:rPr>
        <w:t>Stated tha</w:t>
      </w:r>
      <w:r w:rsidR="004720D0">
        <w:rPr>
          <w:rFonts w:ascii="Arial" w:hAnsi="Arial" w:cs="Arial"/>
          <w:sz w:val="24"/>
          <w:szCs w:val="24"/>
          <w:lang w:val="en-US"/>
        </w:rPr>
        <w:t>t</w:t>
      </w:r>
      <w:r w:rsidRPr="00613D46">
        <w:rPr>
          <w:rFonts w:ascii="Arial" w:hAnsi="Arial" w:cs="Arial"/>
          <w:sz w:val="24"/>
          <w:szCs w:val="24"/>
          <w:lang w:val="en-US"/>
        </w:rPr>
        <w:t xml:space="preserve"> I am account holder of </w:t>
      </w:r>
      <w:proofErr w:type="gramStart"/>
      <w:r w:rsidRPr="00613D46">
        <w:rPr>
          <w:rFonts w:ascii="Arial" w:hAnsi="Arial" w:cs="Arial"/>
          <w:sz w:val="24"/>
          <w:szCs w:val="24"/>
          <w:lang w:val="en-US"/>
        </w:rPr>
        <w:t>…..</w:t>
      </w:r>
      <w:proofErr w:type="gramEnd"/>
      <w:r w:rsidRPr="00613D46">
        <w:rPr>
          <w:rFonts w:ascii="Arial" w:hAnsi="Arial" w:cs="Arial"/>
          <w:sz w:val="24"/>
          <w:szCs w:val="24"/>
          <w:lang w:val="en-US"/>
        </w:rPr>
        <w:t xml:space="preserve"> . my account was freezed and I visited </w:t>
      </w:r>
      <w:proofErr w:type="gramStart"/>
      <w:r w:rsidRPr="00613D46">
        <w:rPr>
          <w:rFonts w:ascii="Arial" w:hAnsi="Arial" w:cs="Arial"/>
          <w:sz w:val="24"/>
          <w:szCs w:val="24"/>
          <w:lang w:val="en-US"/>
        </w:rPr>
        <w:t>th</w:t>
      </w:r>
      <w:r w:rsidR="004720D0">
        <w:rPr>
          <w:rFonts w:ascii="Arial" w:hAnsi="Arial" w:cs="Arial"/>
          <w:sz w:val="24"/>
          <w:szCs w:val="24"/>
          <w:lang w:val="en-US"/>
        </w:rPr>
        <w:t xml:space="preserve">e </w:t>
      </w:r>
      <w:r w:rsidRPr="00613D46">
        <w:rPr>
          <w:rFonts w:ascii="Arial" w:hAnsi="Arial" w:cs="Arial"/>
          <w:sz w:val="24"/>
          <w:szCs w:val="24"/>
          <w:lang w:val="en-US"/>
        </w:rPr>
        <w:t>a</w:t>
      </w:r>
      <w:proofErr w:type="gramEnd"/>
      <w:r w:rsidRPr="00613D46">
        <w:rPr>
          <w:rFonts w:ascii="Arial" w:hAnsi="Arial" w:cs="Arial"/>
          <w:sz w:val="24"/>
          <w:szCs w:val="24"/>
          <w:lang w:val="en-US"/>
        </w:rPr>
        <w:t xml:space="preserve"> bank where I came to </w:t>
      </w:r>
      <w:proofErr w:type="spellStart"/>
      <w:r w:rsidRPr="00613D46">
        <w:rPr>
          <w:rFonts w:ascii="Arial" w:hAnsi="Arial" w:cs="Arial"/>
          <w:sz w:val="24"/>
          <w:szCs w:val="24"/>
          <w:lang w:val="en-US"/>
        </w:rPr>
        <w:t>knoe</w:t>
      </w:r>
      <w:proofErr w:type="spellEnd"/>
      <w:r w:rsidRPr="00613D46">
        <w:rPr>
          <w:rFonts w:ascii="Arial" w:hAnsi="Arial" w:cs="Arial"/>
          <w:sz w:val="24"/>
          <w:szCs w:val="24"/>
          <w:lang w:val="en-US"/>
        </w:rPr>
        <w:t xml:space="preserve"> about this case and today came to your office and joined </w:t>
      </w:r>
      <w:proofErr w:type="spellStart"/>
      <w:r w:rsidRPr="00613D46">
        <w:rPr>
          <w:rFonts w:ascii="Arial" w:hAnsi="Arial" w:cs="Arial"/>
          <w:sz w:val="24"/>
          <w:szCs w:val="24"/>
          <w:lang w:val="en-US"/>
        </w:rPr>
        <w:t>inverstigation</w:t>
      </w:r>
      <w:proofErr w:type="spellEnd"/>
      <w:r w:rsidRPr="00613D46">
        <w:rPr>
          <w:rFonts w:ascii="Arial" w:hAnsi="Arial" w:cs="Arial"/>
          <w:sz w:val="24"/>
          <w:szCs w:val="24"/>
          <w:lang w:val="en-US"/>
        </w:rPr>
        <w:t xml:space="preserve">. </w:t>
      </w:r>
    </w:p>
    <w:p w14:paraId="7CA0BC77" w14:textId="77777777" w:rsidR="004720D0" w:rsidRDefault="004720D0" w:rsidP="004720D0">
      <w:pPr>
        <w:jc w:val="both"/>
        <w:rPr>
          <w:rFonts w:ascii="Arial" w:hAnsi="Arial" w:cs="Arial"/>
          <w:sz w:val="24"/>
          <w:szCs w:val="24"/>
          <w:lang w:val="en-US"/>
        </w:rPr>
      </w:pPr>
      <w:r>
        <w:rPr>
          <w:rFonts w:ascii="Arial" w:hAnsi="Arial" w:cs="Arial"/>
          <w:sz w:val="24"/>
          <w:szCs w:val="24"/>
          <w:lang w:val="en-US"/>
        </w:rPr>
        <w:t>I studied up to 12</w:t>
      </w:r>
      <w:r w:rsidRPr="004720D0">
        <w:rPr>
          <w:rFonts w:ascii="Arial" w:hAnsi="Arial" w:cs="Arial"/>
          <w:sz w:val="24"/>
          <w:szCs w:val="24"/>
          <w:vertAlign w:val="superscript"/>
          <w:lang w:val="en-US"/>
        </w:rPr>
        <w:t>th</w:t>
      </w:r>
      <w:r>
        <w:rPr>
          <w:rFonts w:ascii="Arial" w:hAnsi="Arial" w:cs="Arial"/>
          <w:sz w:val="24"/>
          <w:szCs w:val="24"/>
          <w:lang w:val="en-US"/>
        </w:rPr>
        <w:t xml:space="preserve"> class. </w:t>
      </w:r>
      <w:r w:rsidR="00613D46">
        <w:rPr>
          <w:rFonts w:ascii="Arial" w:hAnsi="Arial" w:cs="Arial"/>
          <w:sz w:val="24"/>
          <w:szCs w:val="24"/>
          <w:lang w:val="en-US"/>
        </w:rPr>
        <w:t xml:space="preserve">I am running </w:t>
      </w:r>
      <w:r>
        <w:rPr>
          <w:rFonts w:ascii="Arial" w:hAnsi="Arial" w:cs="Arial"/>
          <w:sz w:val="24"/>
          <w:szCs w:val="24"/>
          <w:lang w:val="en-US"/>
        </w:rPr>
        <w:t xml:space="preserve">a photostat </w:t>
      </w:r>
      <w:r w:rsidR="00613D46">
        <w:rPr>
          <w:rFonts w:ascii="Arial" w:hAnsi="Arial" w:cs="Arial"/>
          <w:sz w:val="24"/>
          <w:szCs w:val="24"/>
          <w:lang w:val="en-US"/>
        </w:rPr>
        <w:t xml:space="preserve">shop in the name of </w:t>
      </w:r>
      <w:r>
        <w:rPr>
          <w:rFonts w:ascii="Arial" w:hAnsi="Arial" w:cs="Arial"/>
          <w:sz w:val="24"/>
          <w:szCs w:val="24"/>
          <w:lang w:val="en-US"/>
        </w:rPr>
        <w:t>J</w:t>
      </w:r>
      <w:r w:rsidR="00613D46">
        <w:rPr>
          <w:rFonts w:ascii="Arial" w:hAnsi="Arial" w:cs="Arial"/>
          <w:sz w:val="24"/>
          <w:szCs w:val="24"/>
          <w:lang w:val="en-US"/>
        </w:rPr>
        <w:t>aved Xerox Center at Opposite Union Bank of India, NSS Road Narain Nagar Ghat</w:t>
      </w:r>
      <w:r>
        <w:rPr>
          <w:rFonts w:ascii="Arial" w:hAnsi="Arial" w:cs="Arial"/>
          <w:sz w:val="24"/>
          <w:szCs w:val="24"/>
          <w:lang w:val="en-US"/>
        </w:rPr>
        <w:t>k</w:t>
      </w:r>
      <w:r w:rsidR="00613D46">
        <w:rPr>
          <w:rFonts w:ascii="Arial" w:hAnsi="Arial" w:cs="Arial"/>
          <w:sz w:val="24"/>
          <w:szCs w:val="24"/>
          <w:lang w:val="en-US"/>
        </w:rPr>
        <w:t>opar West Mumbai 400086. I also work as CSB (Correspondence Supportive Bank) agent of multiple banks (Fino Payment Bank, Airtel Payment bank, Bank of Baroda, Suryodya Bank)</w:t>
      </w:r>
      <w:r>
        <w:rPr>
          <w:rFonts w:ascii="Arial" w:hAnsi="Arial" w:cs="Arial"/>
          <w:sz w:val="24"/>
          <w:szCs w:val="24"/>
          <w:lang w:val="en-US"/>
        </w:rPr>
        <w:t xml:space="preserve"> wherein </w:t>
      </w:r>
      <w:r w:rsidR="00613D46">
        <w:rPr>
          <w:rFonts w:ascii="Arial" w:hAnsi="Arial" w:cs="Arial"/>
          <w:sz w:val="24"/>
          <w:szCs w:val="24"/>
          <w:lang w:val="en-US"/>
        </w:rPr>
        <w:t>I work as money transfer agent</w:t>
      </w:r>
      <w:r>
        <w:rPr>
          <w:rFonts w:ascii="Arial" w:hAnsi="Arial" w:cs="Arial"/>
          <w:sz w:val="24"/>
          <w:szCs w:val="24"/>
          <w:lang w:val="en-US"/>
        </w:rPr>
        <w:t xml:space="preserve">. In my working local </w:t>
      </w:r>
      <w:r w:rsidR="00613D46">
        <w:rPr>
          <w:rFonts w:ascii="Arial" w:hAnsi="Arial" w:cs="Arial"/>
          <w:sz w:val="24"/>
          <w:szCs w:val="24"/>
          <w:lang w:val="en-US"/>
        </w:rPr>
        <w:t>traders</w:t>
      </w:r>
      <w:r>
        <w:rPr>
          <w:rFonts w:ascii="Arial" w:hAnsi="Arial" w:cs="Arial"/>
          <w:sz w:val="24"/>
          <w:szCs w:val="24"/>
          <w:lang w:val="en-US"/>
        </w:rPr>
        <w:t xml:space="preserve"> of the area </w:t>
      </w:r>
      <w:r w:rsidR="00613D46">
        <w:rPr>
          <w:rFonts w:ascii="Arial" w:hAnsi="Arial" w:cs="Arial"/>
          <w:sz w:val="24"/>
          <w:szCs w:val="24"/>
          <w:lang w:val="en-US"/>
        </w:rPr>
        <w:t xml:space="preserve">and </w:t>
      </w:r>
      <w:r>
        <w:rPr>
          <w:rFonts w:ascii="Arial" w:hAnsi="Arial" w:cs="Arial"/>
          <w:sz w:val="24"/>
          <w:szCs w:val="24"/>
          <w:lang w:val="en-US"/>
        </w:rPr>
        <w:t xml:space="preserve">Walkin customers come to me for immediate transfer of money through banking. Some customers </w:t>
      </w:r>
      <w:proofErr w:type="gramStart"/>
      <w:r>
        <w:rPr>
          <w:rFonts w:ascii="Arial" w:hAnsi="Arial" w:cs="Arial"/>
          <w:sz w:val="24"/>
          <w:szCs w:val="24"/>
          <w:lang w:val="en-US"/>
        </w:rPr>
        <w:t>pays</w:t>
      </w:r>
      <w:proofErr w:type="gramEnd"/>
      <w:r>
        <w:rPr>
          <w:rFonts w:ascii="Arial" w:hAnsi="Arial" w:cs="Arial"/>
          <w:sz w:val="24"/>
          <w:szCs w:val="24"/>
          <w:lang w:val="en-US"/>
        </w:rPr>
        <w:t xml:space="preserve"> me in cash and some pays me through online. </w:t>
      </w:r>
    </w:p>
    <w:p w14:paraId="0B632B68" w14:textId="77777777" w:rsidR="00C92660" w:rsidRDefault="004720D0" w:rsidP="004720D0">
      <w:pPr>
        <w:jc w:val="both"/>
        <w:rPr>
          <w:ins w:id="0" w:author="Naresh Malik" w:date="2025-06-02T15:56:00Z" w16du:dateUtc="2025-06-02T10:26:00Z"/>
          <w:rFonts w:ascii="Arial" w:hAnsi="Arial" w:cs="Arial"/>
          <w:sz w:val="24"/>
          <w:szCs w:val="24"/>
          <w:lang w:val="en-US"/>
        </w:rPr>
      </w:pPr>
      <w:r>
        <w:rPr>
          <w:rFonts w:ascii="Arial" w:hAnsi="Arial" w:cs="Arial"/>
          <w:sz w:val="24"/>
          <w:szCs w:val="24"/>
          <w:lang w:val="en-US"/>
        </w:rPr>
        <w:t>During Sept 2024 one Sameer Kausar Malik S/o Kausar Malik R/o Falt No. 103, 1</w:t>
      </w:r>
      <w:r w:rsidRPr="004720D0">
        <w:rPr>
          <w:rFonts w:ascii="Arial" w:hAnsi="Arial" w:cs="Arial"/>
          <w:sz w:val="24"/>
          <w:szCs w:val="24"/>
          <w:vertAlign w:val="superscript"/>
          <w:lang w:val="en-US"/>
        </w:rPr>
        <w:t>st</w:t>
      </w:r>
      <w:r>
        <w:rPr>
          <w:rFonts w:ascii="Arial" w:hAnsi="Arial" w:cs="Arial"/>
          <w:sz w:val="24"/>
          <w:szCs w:val="24"/>
          <w:lang w:val="en-US"/>
        </w:rPr>
        <w:t xml:space="preserve"> floor, B Wing, Chitrakut Co-</w:t>
      </w:r>
      <w:r w:rsidR="00F860C6">
        <w:rPr>
          <w:rFonts w:ascii="Arial" w:hAnsi="Arial" w:cs="Arial"/>
          <w:sz w:val="24"/>
          <w:szCs w:val="24"/>
          <w:lang w:val="en-US"/>
        </w:rPr>
        <w:t xml:space="preserve">operative </w:t>
      </w:r>
      <w:r>
        <w:rPr>
          <w:rFonts w:ascii="Arial" w:hAnsi="Arial" w:cs="Arial"/>
          <w:sz w:val="24"/>
          <w:szCs w:val="24"/>
          <w:lang w:val="en-US"/>
        </w:rPr>
        <w:t xml:space="preserve">Housing Society 90 feet </w:t>
      </w:r>
      <w:r w:rsidR="00F860C6">
        <w:rPr>
          <w:rFonts w:ascii="Arial" w:hAnsi="Arial" w:cs="Arial"/>
          <w:sz w:val="24"/>
          <w:szCs w:val="24"/>
          <w:lang w:val="en-US"/>
        </w:rPr>
        <w:t>Road</w:t>
      </w:r>
      <w:r>
        <w:rPr>
          <w:rFonts w:ascii="Arial" w:hAnsi="Arial" w:cs="Arial"/>
          <w:sz w:val="24"/>
          <w:szCs w:val="24"/>
          <w:lang w:val="en-US"/>
        </w:rPr>
        <w:t xml:space="preserve">, Dharavi </w:t>
      </w:r>
      <w:r w:rsidR="00F860C6">
        <w:rPr>
          <w:rFonts w:ascii="Arial" w:hAnsi="Arial" w:cs="Arial"/>
          <w:sz w:val="24"/>
          <w:szCs w:val="24"/>
          <w:lang w:val="en-US"/>
        </w:rPr>
        <w:t>Mumbai</w:t>
      </w:r>
      <w:r>
        <w:rPr>
          <w:rFonts w:ascii="Arial" w:hAnsi="Arial" w:cs="Arial"/>
          <w:sz w:val="24"/>
          <w:szCs w:val="24"/>
          <w:lang w:val="en-US"/>
        </w:rPr>
        <w:t xml:space="preserve"> 400017 Mobile No. 8898677615, 9320596460) met me, who was introduced by Deepak Vishwakarma (9821870160) from Airtel payment Bank. Samir was introduced as distributor of Airtel Payment Bank and he offered me that Sameer will provide all the limits as I want for doing transaction. Sameer also assured me that he will provide retailer ID for that purpose, which will take around 15 days to create an ID and he further offered that till then I can take particular limit in my own account for ding transaction. Sameer gave me copy of Aadhar/ PAN card and UDHYAM License in support of his identity. </w:t>
      </w:r>
      <w:r w:rsidR="00F860C6">
        <w:rPr>
          <w:rFonts w:ascii="Arial" w:hAnsi="Arial" w:cs="Arial"/>
          <w:sz w:val="24"/>
          <w:szCs w:val="24"/>
          <w:lang w:val="en-US"/>
        </w:rPr>
        <w:t xml:space="preserve">I accepted his offer and he started transferring money to my account from various accounts, which includes GSB Enterprises, Shree Balaji Construction. I started working with him considering him as the distributor of Airtel Payment Bank. He shared screen shots of his transfers. I maintain his account on a rough register and transfer money to his desired accounts after compilation of our accounts. I used to send screen shots to him as a proof of transfer confirmation. I have produced copies of that screen shots today. </w:t>
      </w:r>
      <w:r w:rsidR="00AF3B22">
        <w:rPr>
          <w:rFonts w:ascii="Arial" w:hAnsi="Arial" w:cs="Arial"/>
          <w:sz w:val="24"/>
          <w:szCs w:val="24"/>
          <w:lang w:val="en-US"/>
        </w:rPr>
        <w:t>On 15</w:t>
      </w:r>
      <w:r w:rsidR="00AF3B22" w:rsidRPr="00AF3B22">
        <w:rPr>
          <w:rFonts w:ascii="Arial" w:hAnsi="Arial" w:cs="Arial"/>
          <w:sz w:val="24"/>
          <w:szCs w:val="24"/>
          <w:vertAlign w:val="superscript"/>
          <w:lang w:val="en-US"/>
        </w:rPr>
        <w:t>th</w:t>
      </w:r>
      <w:r w:rsidR="00AF3B22">
        <w:rPr>
          <w:rFonts w:ascii="Arial" w:hAnsi="Arial" w:cs="Arial"/>
          <w:sz w:val="24"/>
          <w:szCs w:val="24"/>
          <w:lang w:val="en-US"/>
        </w:rPr>
        <w:t xml:space="preserve"> Oct. 2024, I got a message from my bank that my account has been got freezed from different cyber cells and they asked me to contact the particular cyber cells to get my account open. I met Sameer to enquire and informed him about freezer of my accounts by Cyber Cell. He told me that something had happened and he will settle the accounts within 15 days and need not to worry. Despite such a long period, he failed to settle the accounts. I filed a complaint by post as it was not received by hand. I have several bank accounts and my following bank accounts have been freezed due to transactions related to Sameer Malik. I also sent a legal notice to the bank but they did not </w:t>
      </w:r>
      <w:r w:rsidR="00C92660">
        <w:rPr>
          <w:rFonts w:ascii="Arial" w:hAnsi="Arial" w:cs="Arial"/>
          <w:sz w:val="24"/>
          <w:szCs w:val="24"/>
          <w:lang w:val="en-US"/>
        </w:rPr>
        <w:t>provide</w:t>
      </w:r>
      <w:r w:rsidR="00AF3B22">
        <w:rPr>
          <w:rFonts w:ascii="Arial" w:hAnsi="Arial" w:cs="Arial"/>
          <w:sz w:val="24"/>
          <w:szCs w:val="24"/>
          <w:lang w:val="en-US"/>
        </w:rPr>
        <w:t xml:space="preserve"> proper information to me</w:t>
      </w:r>
      <w:r w:rsidR="00AF3B22" w:rsidRPr="00C92660">
        <w:rPr>
          <w:rFonts w:ascii="Arial" w:hAnsi="Arial" w:cs="Arial"/>
          <w:sz w:val="24"/>
          <w:szCs w:val="24"/>
          <w:u w:val="single"/>
          <w:lang w:val="en-US"/>
          <w:rPrChange w:id="1" w:author="Naresh Malik" w:date="2025-06-02T15:55:00Z" w16du:dateUtc="2025-06-02T10:25:00Z">
            <w:rPr>
              <w:rFonts w:ascii="Arial" w:hAnsi="Arial" w:cs="Arial"/>
              <w:sz w:val="24"/>
              <w:szCs w:val="24"/>
              <w:lang w:val="en-US"/>
            </w:rPr>
          </w:rPrChange>
        </w:rPr>
        <w:t>.</w:t>
      </w:r>
    </w:p>
    <w:p w14:paraId="68046579" w14:textId="77777777" w:rsidR="00C92660" w:rsidRDefault="00C92660" w:rsidP="004720D0">
      <w:pPr>
        <w:jc w:val="both"/>
        <w:rPr>
          <w:ins w:id="2" w:author="Naresh Malik" w:date="2025-06-02T15:56:00Z" w16du:dateUtc="2025-06-02T10:26:00Z"/>
          <w:rFonts w:ascii="Arial" w:hAnsi="Arial" w:cs="Arial"/>
          <w:sz w:val="24"/>
          <w:szCs w:val="24"/>
          <w:lang w:val="en-US"/>
        </w:rPr>
      </w:pPr>
    </w:p>
    <w:p w14:paraId="46B140C2" w14:textId="6766A63D" w:rsidR="00AF3B22" w:rsidRPr="00C92660" w:rsidRDefault="00AF3B22" w:rsidP="004720D0">
      <w:pPr>
        <w:jc w:val="both"/>
        <w:rPr>
          <w:rFonts w:ascii="Arial" w:hAnsi="Arial" w:cs="Arial"/>
          <w:sz w:val="24"/>
          <w:szCs w:val="24"/>
          <w:u w:val="single"/>
          <w:lang w:val="en-US"/>
          <w:rPrChange w:id="3" w:author="Naresh Malik" w:date="2025-06-02T15:55:00Z" w16du:dateUtc="2025-06-02T10:25:00Z">
            <w:rPr>
              <w:rFonts w:ascii="Arial" w:hAnsi="Arial" w:cs="Arial"/>
              <w:sz w:val="24"/>
              <w:szCs w:val="24"/>
              <w:lang w:val="en-US"/>
            </w:rPr>
          </w:rPrChange>
        </w:rPr>
      </w:pPr>
      <w:r w:rsidRPr="00C92660">
        <w:rPr>
          <w:rFonts w:ascii="Arial" w:hAnsi="Arial" w:cs="Arial"/>
          <w:sz w:val="24"/>
          <w:szCs w:val="24"/>
          <w:u w:val="single"/>
          <w:lang w:val="en-US"/>
          <w:rPrChange w:id="4" w:author="Naresh Malik" w:date="2025-06-02T15:55:00Z" w16du:dateUtc="2025-06-02T10:25:00Z">
            <w:rPr>
              <w:rFonts w:ascii="Arial" w:hAnsi="Arial" w:cs="Arial"/>
              <w:sz w:val="24"/>
              <w:szCs w:val="24"/>
              <w:lang w:val="en-US"/>
            </w:rPr>
          </w:rPrChange>
        </w:rPr>
        <w:t xml:space="preserve"> </w:t>
      </w:r>
      <w:ins w:id="5" w:author="Naresh Malik" w:date="2025-06-02T15:55:00Z" w16du:dateUtc="2025-06-02T10:25:00Z">
        <w:r w:rsidR="00C92660" w:rsidRPr="00C92660">
          <w:rPr>
            <w:rFonts w:ascii="Arial" w:hAnsi="Arial" w:cs="Arial"/>
            <w:sz w:val="24"/>
            <w:szCs w:val="24"/>
            <w:u w:val="single"/>
            <w:lang w:val="en-US"/>
            <w:rPrChange w:id="6" w:author="Naresh Malik" w:date="2025-06-02T15:55:00Z" w16du:dateUtc="2025-06-02T10:25:00Z">
              <w:rPr>
                <w:rFonts w:ascii="Arial" w:hAnsi="Arial" w:cs="Arial"/>
                <w:sz w:val="24"/>
                <w:szCs w:val="24"/>
                <w:lang w:val="en-US"/>
              </w:rPr>
            </w:rPrChange>
          </w:rPr>
          <w:t xml:space="preserve">He transferred </w:t>
        </w:r>
      </w:ins>
      <w:r w:rsidRPr="00C92660">
        <w:rPr>
          <w:rFonts w:ascii="Arial" w:hAnsi="Arial" w:cs="Arial"/>
          <w:sz w:val="24"/>
          <w:szCs w:val="24"/>
          <w:u w:val="single"/>
          <w:lang w:val="en-US"/>
          <w:rPrChange w:id="7" w:author="Naresh Malik" w:date="2025-06-02T15:55:00Z" w16du:dateUtc="2025-06-02T10:25:00Z">
            <w:rPr>
              <w:rFonts w:ascii="Arial" w:hAnsi="Arial" w:cs="Arial"/>
              <w:sz w:val="24"/>
              <w:szCs w:val="24"/>
              <w:lang w:val="en-US"/>
            </w:rPr>
          </w:rPrChange>
        </w:rPr>
        <w:t xml:space="preserve"> </w:t>
      </w:r>
    </w:p>
    <w:p w14:paraId="1AC03CC4" w14:textId="77777777" w:rsidR="00C92660" w:rsidRDefault="00C92660" w:rsidP="004720D0">
      <w:pPr>
        <w:jc w:val="both"/>
        <w:rPr>
          <w:rFonts w:ascii="Arial" w:hAnsi="Arial" w:cs="Arial"/>
          <w:sz w:val="24"/>
          <w:szCs w:val="24"/>
          <w:lang w:val="en-US"/>
        </w:rPr>
      </w:pPr>
    </w:p>
    <w:p w14:paraId="7E325996" w14:textId="77777777" w:rsidR="00AF3B22" w:rsidRDefault="00AF3B22" w:rsidP="004720D0">
      <w:pPr>
        <w:jc w:val="both"/>
        <w:rPr>
          <w:rFonts w:ascii="Arial" w:hAnsi="Arial" w:cs="Arial"/>
          <w:sz w:val="24"/>
          <w:szCs w:val="24"/>
          <w:lang w:val="en-US"/>
        </w:rPr>
      </w:pPr>
    </w:p>
    <w:p w14:paraId="60B79030" w14:textId="77777777" w:rsidR="00AF3B22" w:rsidRDefault="00AF3B22" w:rsidP="004720D0">
      <w:pPr>
        <w:jc w:val="both"/>
        <w:rPr>
          <w:rFonts w:ascii="Arial" w:hAnsi="Arial" w:cs="Arial"/>
          <w:sz w:val="24"/>
          <w:szCs w:val="24"/>
          <w:lang w:val="en-US"/>
        </w:rPr>
      </w:pPr>
    </w:p>
    <w:p w14:paraId="423500FA" w14:textId="519098C9" w:rsidR="00613D46" w:rsidRDefault="00AF3B22" w:rsidP="004720D0">
      <w:pPr>
        <w:jc w:val="both"/>
        <w:rPr>
          <w:rFonts w:ascii="Arial" w:hAnsi="Arial" w:cs="Arial"/>
          <w:sz w:val="24"/>
          <w:szCs w:val="24"/>
          <w:lang w:val="en-US"/>
        </w:rPr>
      </w:pPr>
      <w:r>
        <w:rPr>
          <w:rFonts w:ascii="Arial" w:hAnsi="Arial" w:cs="Arial"/>
          <w:sz w:val="24"/>
          <w:szCs w:val="24"/>
          <w:lang w:val="en-US"/>
        </w:rPr>
        <w:t xml:space="preserve">  </w:t>
      </w:r>
      <w:r w:rsidR="00F860C6">
        <w:rPr>
          <w:rFonts w:ascii="Arial" w:hAnsi="Arial" w:cs="Arial"/>
          <w:sz w:val="24"/>
          <w:szCs w:val="24"/>
          <w:lang w:val="en-US"/>
        </w:rPr>
        <w:t xml:space="preserve">  </w:t>
      </w:r>
      <w:r w:rsidR="004720D0">
        <w:rPr>
          <w:rFonts w:ascii="Arial" w:hAnsi="Arial" w:cs="Arial"/>
          <w:sz w:val="24"/>
          <w:szCs w:val="24"/>
          <w:lang w:val="en-US"/>
        </w:rPr>
        <w:t xml:space="preserve">     </w:t>
      </w:r>
      <w:r w:rsidR="00613D46">
        <w:rPr>
          <w:rFonts w:ascii="Arial" w:hAnsi="Arial" w:cs="Arial"/>
          <w:sz w:val="24"/>
          <w:szCs w:val="24"/>
          <w:lang w:val="en-US"/>
        </w:rPr>
        <w:t xml:space="preserve">   </w:t>
      </w:r>
    </w:p>
    <w:sectPr w:rsidR="00613D46" w:rsidSect="009701E5">
      <w:pgSz w:w="11906" w:h="16838" w:code="9"/>
      <w:pgMar w:top="1152" w:right="1382" w:bottom="1008" w:left="162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resh Malik">
    <w15:presenceInfo w15:providerId="Windows Live" w15:userId="8d35df7afd093f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D60"/>
    <w:rsid w:val="00075652"/>
    <w:rsid w:val="000846AB"/>
    <w:rsid w:val="00095816"/>
    <w:rsid w:val="000B19C3"/>
    <w:rsid w:val="00114101"/>
    <w:rsid w:val="001426BB"/>
    <w:rsid w:val="00161C76"/>
    <w:rsid w:val="001A7771"/>
    <w:rsid w:val="001F586B"/>
    <w:rsid w:val="00286C59"/>
    <w:rsid w:val="002F211F"/>
    <w:rsid w:val="00307790"/>
    <w:rsid w:val="003450C7"/>
    <w:rsid w:val="00355706"/>
    <w:rsid w:val="003B6DB0"/>
    <w:rsid w:val="0041462E"/>
    <w:rsid w:val="0044365D"/>
    <w:rsid w:val="004720D0"/>
    <w:rsid w:val="004732AD"/>
    <w:rsid w:val="004B4BD3"/>
    <w:rsid w:val="004E7BF6"/>
    <w:rsid w:val="00502521"/>
    <w:rsid w:val="00521C0F"/>
    <w:rsid w:val="0059602D"/>
    <w:rsid w:val="00612CB5"/>
    <w:rsid w:val="00613D46"/>
    <w:rsid w:val="00642B77"/>
    <w:rsid w:val="006B6D1C"/>
    <w:rsid w:val="006D0AFF"/>
    <w:rsid w:val="006E7451"/>
    <w:rsid w:val="00702613"/>
    <w:rsid w:val="00776E11"/>
    <w:rsid w:val="007F6CFE"/>
    <w:rsid w:val="00801A29"/>
    <w:rsid w:val="0084438C"/>
    <w:rsid w:val="00846ED5"/>
    <w:rsid w:val="00875DCD"/>
    <w:rsid w:val="008A3B28"/>
    <w:rsid w:val="008C3502"/>
    <w:rsid w:val="00912374"/>
    <w:rsid w:val="009701E5"/>
    <w:rsid w:val="00991A55"/>
    <w:rsid w:val="00994EC4"/>
    <w:rsid w:val="009A5126"/>
    <w:rsid w:val="009E5A9A"/>
    <w:rsid w:val="009F74EE"/>
    <w:rsid w:val="00A14665"/>
    <w:rsid w:val="00A33116"/>
    <w:rsid w:val="00AB4F26"/>
    <w:rsid w:val="00AF3B22"/>
    <w:rsid w:val="00B20569"/>
    <w:rsid w:val="00B25C0A"/>
    <w:rsid w:val="00B264B4"/>
    <w:rsid w:val="00B436C8"/>
    <w:rsid w:val="00B55D60"/>
    <w:rsid w:val="00B55FC0"/>
    <w:rsid w:val="00BD5A06"/>
    <w:rsid w:val="00C170E6"/>
    <w:rsid w:val="00C828DE"/>
    <w:rsid w:val="00C82B40"/>
    <w:rsid w:val="00C86036"/>
    <w:rsid w:val="00C92660"/>
    <w:rsid w:val="00CF0D1D"/>
    <w:rsid w:val="00CF6192"/>
    <w:rsid w:val="00D04069"/>
    <w:rsid w:val="00D20527"/>
    <w:rsid w:val="00D23450"/>
    <w:rsid w:val="00DD1302"/>
    <w:rsid w:val="00E04600"/>
    <w:rsid w:val="00E059CA"/>
    <w:rsid w:val="00E276FC"/>
    <w:rsid w:val="00E44449"/>
    <w:rsid w:val="00E77BD7"/>
    <w:rsid w:val="00E95AF6"/>
    <w:rsid w:val="00EF15B8"/>
    <w:rsid w:val="00F03B2E"/>
    <w:rsid w:val="00F32FF5"/>
    <w:rsid w:val="00F461C7"/>
    <w:rsid w:val="00F860C6"/>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42C81"/>
  <w15:chartTrackingRefBased/>
  <w15:docId w15:val="{9B3E35A7-C278-4B83-9E3F-F40C12861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D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5D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5D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5D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5D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5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D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5D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5D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D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5D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5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D60"/>
    <w:rPr>
      <w:rFonts w:eastAsiaTheme="majorEastAsia" w:cstheme="majorBidi"/>
      <w:color w:val="272727" w:themeColor="text1" w:themeTint="D8"/>
    </w:rPr>
  </w:style>
  <w:style w:type="paragraph" w:styleId="Title">
    <w:name w:val="Title"/>
    <w:basedOn w:val="Normal"/>
    <w:next w:val="Normal"/>
    <w:link w:val="TitleChar"/>
    <w:uiPriority w:val="10"/>
    <w:qFormat/>
    <w:rsid w:val="00B55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D60"/>
    <w:pPr>
      <w:spacing w:before="160"/>
      <w:jc w:val="center"/>
    </w:pPr>
    <w:rPr>
      <w:i/>
      <w:iCs/>
      <w:color w:val="404040" w:themeColor="text1" w:themeTint="BF"/>
    </w:rPr>
  </w:style>
  <w:style w:type="character" w:customStyle="1" w:styleId="QuoteChar">
    <w:name w:val="Quote Char"/>
    <w:basedOn w:val="DefaultParagraphFont"/>
    <w:link w:val="Quote"/>
    <w:uiPriority w:val="29"/>
    <w:rsid w:val="00B55D60"/>
    <w:rPr>
      <w:i/>
      <w:iCs/>
      <w:color w:val="404040" w:themeColor="text1" w:themeTint="BF"/>
    </w:rPr>
  </w:style>
  <w:style w:type="paragraph" w:styleId="ListParagraph">
    <w:name w:val="List Paragraph"/>
    <w:basedOn w:val="Normal"/>
    <w:uiPriority w:val="34"/>
    <w:qFormat/>
    <w:rsid w:val="00B55D60"/>
    <w:pPr>
      <w:ind w:left="720"/>
      <w:contextualSpacing/>
    </w:pPr>
  </w:style>
  <w:style w:type="character" w:styleId="IntenseEmphasis">
    <w:name w:val="Intense Emphasis"/>
    <w:basedOn w:val="DefaultParagraphFont"/>
    <w:uiPriority w:val="21"/>
    <w:qFormat/>
    <w:rsid w:val="00B55D60"/>
    <w:rPr>
      <w:i/>
      <w:iCs/>
      <w:color w:val="2F5496" w:themeColor="accent1" w:themeShade="BF"/>
    </w:rPr>
  </w:style>
  <w:style w:type="paragraph" w:styleId="IntenseQuote">
    <w:name w:val="Intense Quote"/>
    <w:basedOn w:val="Normal"/>
    <w:next w:val="Normal"/>
    <w:link w:val="IntenseQuoteChar"/>
    <w:uiPriority w:val="30"/>
    <w:qFormat/>
    <w:rsid w:val="00B55D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5D60"/>
    <w:rPr>
      <w:i/>
      <w:iCs/>
      <w:color w:val="2F5496" w:themeColor="accent1" w:themeShade="BF"/>
    </w:rPr>
  </w:style>
  <w:style w:type="character" w:styleId="IntenseReference">
    <w:name w:val="Intense Reference"/>
    <w:basedOn w:val="DefaultParagraphFont"/>
    <w:uiPriority w:val="32"/>
    <w:qFormat/>
    <w:rsid w:val="00B55D60"/>
    <w:rPr>
      <w:b/>
      <w:bCs/>
      <w:smallCaps/>
      <w:color w:val="2F5496" w:themeColor="accent1" w:themeShade="BF"/>
      <w:spacing w:val="5"/>
    </w:rPr>
  </w:style>
  <w:style w:type="paragraph" w:styleId="Revision">
    <w:name w:val="Revision"/>
    <w:hidden/>
    <w:uiPriority w:val="99"/>
    <w:semiHidden/>
    <w:rsid w:val="00C9266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2</cp:revision>
  <dcterms:created xsi:type="dcterms:W3CDTF">2025-06-02T09:32:00Z</dcterms:created>
  <dcterms:modified xsi:type="dcterms:W3CDTF">2025-06-02T10:26:00Z</dcterms:modified>
</cp:coreProperties>
</file>